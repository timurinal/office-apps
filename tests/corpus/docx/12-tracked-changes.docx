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Tracked changes</w:t>
      </w:r>
    </w:p>
    <w:p>
      <w:r>
        <w:t xml:space="preserve">The meeting is on </w:t>
      </w:r>
      <w:del w:id="1" w:author="Ben Okoro" w:date="2026-03-04T10:00:00Z">
        <w:r>
          <w:delText xml:space="preserve">Tuesday</w:delText>
        </w:r>
      </w:del>
      <w:ins w:id="2" w:author="Ben Okoro" w:date="2026-03-04T10:00:00Z">
        <w:r>
          <w:t xml:space="preserve">Thursday</w:t>
        </w:r>
      </w:ins>
      <w:r>
        <w:t xml:space="preserve"> at noon.</w:t>
      </w:r>
    </w:p>
    <w:p>
      <w:r>
        <w:t xml:space="preserve">Plain text, then </w:t>
      </w:r>
      <w:ins w:id="3" w:author="Ada Rowe" w:date="2026-03-05T09:30:00Z">
        <w:r>
          <w:t xml:space="preserve">an addition by Ada</w:t>
        </w:r>
      </w:ins>
      <w:r>
        <w:t xml:space="preserve">, then </w:t>
      </w:r>
      <w:del w:id="4" w:author="Ada Rowe" w:date="2026-03-05T09:31:00Z">
        <w:r>
          <w:delText xml:space="preserve">a removal by Ada</w:delText>
        </w:r>
      </w:del>
      <w:r>
        <w:t xml:space="preserve">.</w:t>
      </w:r>
    </w:p>
    <w:p>
      <w:r>
        <w:t xml:space="preserve">Untouched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2026-10-15T03:47:10.182Z</dcterms:created>
  <dcterms:modified xsi:type="dcterms:W3CDTF">2026-10-15T03:47:10.182Z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